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p="http://schemas.openxmlformats.org/drawingml/2006/wordprocessingDrawing" mc:Ignorable="w14">
  <w:body>
    <w:p w14:paraId="1A2B3C01" w:rsidR="00A1B2C3" w:rsidRDefault="00A1B2C3">
      <w:pPr>
        <w:pStyle w:val="Title"/>
      </w:pPr>
      <w:r>
        <w:t>Quarterly report</w:t>
      </w:r>
    </w:p>
    <w:p w14:paraId="1A2B3C02" w:rsidR="00A1B2C3" w:rsidRDefault="00D4E5F6">
      <w:pPr>
        <w:pStyle w:val="Heading1"/>
      </w:pPr>
      <w:r>
        <w:t>Res</w:t>
      </w:r>
      <w:r w:rsidR="00D4E5F6">
        <w:t>ults</w:t>
      </w:r>
    </w:p>
    <w:p w14:paraId="1A2B3C03" w:rsidR="00A1B2C3" w:rsidRDefault="00A1B2C3">
      <w:r>
        <w:t xml:space="preserve">Revenue rose to </w:t>
      </w:r>
      <w:commentRangeStart w:id="0"/>
      <w:r>
        <w:rPr>
          <w:b/>
        </w:rPr>
        <w:t>1,250</w:t>
      </w:r>
      <w:commentRangeEnd w:id="0"/>
      <w:r>
        <w:rPr>
          <w:rStyle w:val="CommentReference"/>
        </w:rPr>
        <w:commentReference w:id="0"/>
      </w:r>
      <w:r>
        <w:t xml:space="preserve"> this quarter, up </w:t>
      </w:r>
      <w:del w:id="1" w:author="Ana Lee" w:date="2026-10-20T09:00:00Z">
        <w:r w:rsidDel="00D4E5F6">
          <w:delText>4%</w:delText>
        </w:r>
      </w:del>
      <w:ins w:id="2" w:author="Ana Lee" w:date="2026-10-20T09:00:00Z">
        <w:r w:rsidR="00D4E5F6">
          <w:t>5%</w:t>
        </w:r>
      </w:ins>
      <w:r>
        <w:t xml:space="preserve"> on the last.</w:t>
      </w:r>
    </w:p>
    <w:p w14:paraId="1A2B3C04" w:rsidR="00A1B2C3" w:rsidRDefault="00A1B2C3">
      <w:pPr>
        <w:pStyle w:val="ListBullet"/>
      </w:pPr>
      <w:r>
        <w:t>North led</w:t>
      </w:r>
    </w:p>
    <w:p w14:paraId="1A2B3C05" w:rsidR="00A1B2C3" w:rsidRDefault="00A1B2C3">
      <w:pPr>
        <w:pStyle w:val="ListBullet"/>
      </w:pPr>
      <w:r>
        <w:t>South held</w:t>
      </w:r>
    </w:p>
    <w:p w14:paraId="1A2B3C06" w:rsidR="00A1B2C3" w:rsidRDefault="00A1B2C3">
      <w:pPr>
        <w:pStyle w:val="ListParagraph"/>
        <w:numPr>
          <w:ilvl w:val="0"/>
          <w:numId w:val="2"/>
        </w:numPr>
      </w:pPr>
      <w:r>
        <w:t>Hire two people</w:t>
      </w:r>
    </w:p>
    <w:p w14:paraId="1A2B3C07" w:rsidR="00A1B2C3" w:rsidRDefault="00A1B2C3">
      <w:pPr>
        <w:pStyle w:val="ListParagraph"/>
        <w:numPr>
          <w:ilvl w:val="0"/>
          <w:numId w:val="2"/>
        </w:numPr>
      </w:pPr>
      <w:r>
        <w:t>Open the new office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B2C3">
        <w:tc>
          <w:tcPr>
            <w:tcW w:w="4508" w:type="dxa"/>
          </w:tcPr>
          <w:p>
            <w:r>
              <w:rPr>
                <w:b/>
              </w:rPr>
              <w:t>Region</w:t>
            </w:r>
          </w:p>
        </w:tc>
        <w:tc>
          <w:tcPr>
            <w:tcW w:w="4508" w:type="dxa"/>
          </w:tcPr>
          <w:p>
            <w:r>
              <w:rPr>
                <w:b/>
              </w:rPr>
              <w:t>Revenue</w:t>
            </w:r>
          </w:p>
        </w:tc>
      </w:tr>
      <w:tr w:rsidR="00A1B2C3">
        <w:tc>
          <w:tcPr>
            <w:tcW w:w="4508" w:type="dxa"/>
          </w:tcPr>
          <w:p>
            <w:r>
              <w:t>North</w:t>
            </w:r>
          </w:p>
        </w:tc>
        <w:tc>
          <w:tcPr>
            <w:tcW w:w="4508" w:type="dxa"/>
          </w:tcPr>
          <w:p>
            <w:r>
              <w:t>700</w:t>
            </w:r>
          </w:p>
        </w:tc>
      </w:tr>
      <w:tr w:rsidR="00A1B2C3">
        <w:tc>
          <w:tcPr>
            <w:tcW w:w="4508" w:type="dxa"/>
          </w:tcPr>
          <w:p>
            <w:r>
              <w:t>South</w:t>
            </w:r>
          </w:p>
        </w:tc>
        <w:tc>
          <w:tcPr>
            <w:tcW w:w="4508" w:type="dxa"/>
          </w:tcPr>
          <w:p>
            <w:r>
              <w:t>550</w:t>
            </w:r>
          </w:p>
        </w:tc>
      </w:tr>
    </w:tbl>
    <w:p w14:paraId="1A2B3C08" w:rsidR="00A1B2C3" w:rsidRDefault="00A1B2C3">
      <w:r>
        <w:t xml:space="preserve">See </w:t>
      </w:r>
      <w:hyperlink r:id="rId7" w:history="1">
        <w:r>
          <w:rPr>
            <w:rStyle w:val="Hyperlink"/>
          </w:rPr>
          <w:t>the ledger</w:t>
        </w:r>
      </w:hyperlink>
      <w:r>
        <w:t>.</w:t>
      </w:r>
    </w:p>
    <w:sectPr w:rsidR="00A1B2C3">
      <w:headerReference w:type="default" r:id="rId5"/>
      <w:footerReference w:type="default" r:id="rId6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="http://schemas.openxmlformats.org/wordprocessingml/2006/main">
  <w:comment w:id="0" w:author="Ana Lee" w:date="2026-10-20T09:05:00Z" w:initials="AL">
    <w:p>
      <w:pPr>
        <w:pStyle w:val="CommentText"/>
      </w:pPr>
      <w:r>
        <w:rPr>
          <w:rStyle w:val="CommentReference"/>
        </w:rPr>
        <w:annotationRef/>
      </w:r>
      <w:r>
        <w:t>Check against the ledger.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</w:pPr>
    <w:r>
      <w:t>Acme Ltd, confidential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trackRevisions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D4E5F6"/>
  </w:rsids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lang w:val="en-GB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sz w:val="56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ListParagraph">
    <w:name w:val="List Paragraph"/>
    <w:basedOn w:val="Normal"/>
    <w:pPr>
      <w:ind w:left="720"/>
    </w:pPr>
  </w:style>
  <w:style w:type="paragraph" w:styleId="ListBullet">
    <w:name w:val="List Bullet"/>
    <w:basedOn w:val="Normal"/>
    <w:pPr>
      <w:numPr>
        <w:numId w:val="1"/>
      </w:numPr>
    </w:p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 w:space="0" w:color="auto"/>
        <w:bottom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example.com/ledger" TargetMode="Externa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report</dc:title>
  <dc:creator>glave's tests</dc:creator>
  <dcterms:created xsi:type="dcterms:W3CDTF">2026-10-20T09:00:00Z</dcterms:created>
</cp:coreProperties>
</file>